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                     </w:t>
      </w:r>
      <w:r w:rsidDel="00000000" w:rsidR="00000000" w:rsidRPr="00000000">
        <w:rPr>
          <w:sz w:val="50"/>
          <w:szCs w:val="50"/>
          <w:highlight w:val="green"/>
          <w:rtl w:val="0"/>
        </w:rPr>
        <w:t xml:space="preserve">JAVASCRIPT BY CODE WITH HARRY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highlight w:val="red"/>
          <w:rtl w:val="0"/>
        </w:rPr>
        <w:t xml:space="preserve">CHAPTER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1)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&lt;!-- Create a variable of type string and try to add a number to it. 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console.log("addition of 3 numbers");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function add(a, b, c) {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return a + b + c;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let x = add(1, 2, 25);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console.log(x);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0000ff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35"/>
          <w:szCs w:val="35"/>
          <w:rtl w:val="0"/>
        </w:rPr>
        <w:t xml:space="preserve">Let name= "Harry";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0000ff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35"/>
          <w:szCs w:val="35"/>
          <w:rtl w:val="0"/>
        </w:rPr>
        <w:t xml:space="preserve">Let age= 29;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0000ff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35"/>
          <w:szCs w:val="35"/>
          <w:rtl w:val="0"/>
        </w:rPr>
        <w:t xml:space="preserve">console.log(name+ age);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2)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console.log("This repl contains code for the Ultimate JavaScript course video no 2")</w:t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var a = 67 // a contains 67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console.log(a)</w:t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 = "harry"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console.log(a)</w:t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// let 8harry = 7 // Not allowed this will throw an error</w:t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// let var = 7</w:t>
      </w:r>
    </w:p>
    <w:p w:rsidR="00000000" w:rsidDel="00000000" w:rsidP="00000000" w:rsidRDefault="00000000" w:rsidRPr="00000000" w14:paraId="00000018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3)</w:t>
      </w:r>
    </w:p>
    <w:p w:rsidR="00000000" w:rsidDel="00000000" w:rsidP="00000000" w:rsidRDefault="00000000" w:rsidRPr="00000000" w14:paraId="00000019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highlight w:val="yellow"/>
          <w:rtl w:val="0"/>
        </w:rPr>
        <w:t xml:space="preserve">var is globally scped</w:t>
      </w:r>
      <w:r w:rsidDel="00000000" w:rsidR="00000000" w:rsidRPr="00000000">
        <w:rPr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var b = "Harry";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var b = 'this'</w:t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console.log(b)</w:t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console.log(b)</w:t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output: this,this</w:t>
      </w:r>
    </w:p>
    <w:p w:rsidR="00000000" w:rsidDel="00000000" w:rsidP="00000000" w:rsidRDefault="00000000" w:rsidRPr="00000000" w14:paraId="00000021">
      <w:pPr>
        <w:rPr>
          <w:sz w:val="46"/>
          <w:szCs w:val="46"/>
          <w:highlight w:val="yellow"/>
        </w:rPr>
      </w:pPr>
      <w:r w:rsidDel="00000000" w:rsidR="00000000" w:rsidRPr="00000000">
        <w:rPr>
          <w:sz w:val="46"/>
          <w:szCs w:val="46"/>
          <w:highlight w:val="yellow"/>
          <w:rtl w:val="0"/>
        </w:rPr>
        <w:t xml:space="preserve">let and const  are block scoped</w:t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let b = "Harry";</w:t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let b = 'this'</w:t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console.log(b)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console.log(b)</w:t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output: this,Harry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0" distT="0" distL="114300" distR="114300">
            <wp:extent cx="5943600" cy="227076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0" distT="0" distL="114300" distR="114300">
            <wp:extent cx="5943600" cy="27006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Blocked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0" distT="0" distL="114300" distR="114300">
            <wp:extent cx="5943600" cy="21012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4)</w:t>
      </w:r>
    </w:p>
    <w:p w:rsidR="00000000" w:rsidDel="00000000" w:rsidP="00000000" w:rsidRDefault="00000000" w:rsidRPr="00000000" w14:paraId="0000002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 nn bb ss u - Primitives in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5"/>
          <w:szCs w:val="35"/>
          <w:rtl w:val="0"/>
        </w:rPr>
        <w:t xml:space="preserve">345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 can also be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"567"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BigInt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"3"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"Harry"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Symbol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"I am a nice symbol"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after="0" w:lineRule="auto"/>
        <w:rPr>
          <w:rFonts w:ascii="Consolas" w:cs="Consolas" w:eastAsia="Consolas" w:hAnsi="Consolas"/>
          <w:color w:val="9cdcfe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g =undefined;</w:t>
      </w:r>
    </w:p>
    <w:p w:rsidR="00000000" w:rsidDel="00000000" w:rsidP="00000000" w:rsidRDefault="00000000" w:rsidRPr="00000000" w14:paraId="0000003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// let 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,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 Non Primitive Data Type - Objects in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35"/>
          <w:szCs w:val="35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"Harry"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"Shubh"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"Lovish"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5"/>
          <w:szCs w:val="35"/>
          <w:rtl w:val="0"/>
        </w:rPr>
        <w:t xml:space="preserve">67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"Rohan"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35"/>
          <w:szCs w:val="35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"Shubh"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])</w:t>
      </w:r>
    </w:p>
    <w:p w:rsidR="00000000" w:rsidDel="00000000" w:rsidP="00000000" w:rsidRDefault="00000000" w:rsidRPr="00000000" w14:paraId="00000043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5)</w:t>
      </w:r>
    </w:p>
    <w:p w:rsidR="00000000" w:rsidDel="00000000" w:rsidP="00000000" w:rsidRDefault="00000000" w:rsidRPr="00000000" w14:paraId="0000004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569cd6"/>
          <w:sz w:val="35"/>
          <w:szCs w:val="35"/>
          <w:rtl w:val="0"/>
        </w:rPr>
        <w:t xml:space="preserve">Q1: Adding numbers to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"Harry"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35"/>
          <w:szCs w:val="35"/>
          <w:rtl w:val="0"/>
        </w:rPr>
        <w:t xml:space="preserve">29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harry29</w:t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569cd6"/>
          <w:sz w:val="35"/>
          <w:szCs w:val="35"/>
          <w:rtl w:val="0"/>
        </w:rPr>
        <w:t xml:space="preserve">Q2: Using typeof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 "string"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 "number"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569cd6"/>
          <w:sz w:val="41"/>
          <w:szCs w:val="4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569cd6"/>
          <w:sz w:val="41"/>
          <w:szCs w:val="41"/>
          <w:rtl w:val="0"/>
        </w:rPr>
        <w:t xml:space="preserve">Q4: Modifying const objects</w:t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1"/>
          <w:szCs w:val="4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1"/>
          <w:szCs w:val="41"/>
          <w:rtl w:val="0"/>
        </w:rPr>
        <w:t xml:space="preserve">Try to add a new key to the previous const object. </w:t>
      </w:r>
    </w:p>
    <w:p w:rsidR="00000000" w:rsidDel="00000000" w:rsidP="00000000" w:rsidRDefault="00000000" w:rsidRPr="00000000" w14:paraId="0000005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1"/>
          <w:szCs w:val="4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1"/>
          <w:szCs w:val="4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1"/>
          <w:szCs w:val="41"/>
          <w:rtl w:val="0"/>
        </w:rPr>
        <w:t xml:space="preserve">biodata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 =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1"/>
          <w:szCs w:val="4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1"/>
          <w:szCs w:val="41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1"/>
          <w:szCs w:val="41"/>
          <w:rtl w:val="0"/>
        </w:rPr>
        <w:t xml:space="preserve">"Harry"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1"/>
          <w:szCs w:val="4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1"/>
          <w:szCs w:val="41"/>
          <w:rtl w:val="0"/>
        </w:rPr>
        <w:t xml:space="preserve">age: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1"/>
          <w:szCs w:val="4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1"/>
          <w:szCs w:val="4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   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1"/>
          <w:szCs w:val="4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1"/>
          <w:szCs w:val="41"/>
          <w:rtl w:val="0"/>
        </w:rPr>
        <w:t xml:space="preserve">biodata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41"/>
          <w:szCs w:val="41"/>
          <w:rtl w:val="0"/>
        </w:rPr>
        <w:t xml:space="preserve">address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41"/>
          <w:szCs w:val="41"/>
          <w:rtl w:val="0"/>
        </w:rPr>
        <w:t xml:space="preserve">"123 Main St"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1"/>
          <w:szCs w:val="4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1"/>
          <w:szCs w:val="41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1"/>
          <w:szCs w:val="41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1"/>
          <w:szCs w:val="41"/>
          <w:rtl w:val="0"/>
        </w:rPr>
        <w:t xml:space="preserve">biodata</w:t>
      </w:r>
      <w:r w:rsidDel="00000000" w:rsidR="00000000" w:rsidRPr="00000000">
        <w:rPr>
          <w:rFonts w:ascii="Consolas" w:cs="Consolas" w:eastAsia="Consolas" w:hAnsi="Consolas"/>
          <w:color w:val="d4d4d4"/>
          <w:sz w:val="41"/>
          <w:szCs w:val="41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6a9955"/>
          <w:sz w:val="41"/>
          <w:szCs w:val="41"/>
          <w:rtl w:val="0"/>
        </w:rPr>
        <w:t xml:space="preserve">// { name: "John", age: 30, address: "123 Main St"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569cd6"/>
          <w:sz w:val="39"/>
          <w:szCs w:val="39"/>
          <w:rtl w:val="0"/>
        </w:rPr>
        <w:t xml:space="preserve">Q5: Month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39"/>
          <w:szCs w:val="39"/>
          <w:rtl w:val="0"/>
        </w:rPr>
        <w:t xml:space="preserve">months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"January"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"February"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"March"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"April"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"May"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"June"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"July"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"August"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"September"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"October"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"November"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"December"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Consolas" w:cs="Consolas" w:eastAsia="Consolas" w:hAnsi="Consolas"/>
          <w:color w:val="d4d4d4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};</w:t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Console.log(months);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highlight w:val="red"/>
          <w:rtl w:val="0"/>
        </w:rPr>
        <w:t xml:space="preserve">CHAPTER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6)</w:t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+ b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- b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/ b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** b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% b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"++a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 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agy wala ++ just print krwata hai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"a++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"--a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"a--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"a--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 + b = 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index.js:8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 - b =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index.js:9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 / b = 2.5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index.js:10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 ** b = 10000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index.js:11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 % b =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index.js:12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++a = 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index.js:13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a++ = 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index.js:17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--a = 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index.js:18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a-- = 11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index.js:19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 =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line="240" w:lineRule="auto"/>
        <w:ind w:left="120" w:firstLine="0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  <w:highlight w:val="yellow"/>
          <w:u w:val="single"/>
          <w:rtl w:val="0"/>
        </w:rPr>
        <w:t xml:space="preserve">index.js:20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</w:rPr>
      </w:pPr>
      <w:r w:rsidDel="00000000" w:rsidR="00000000" w:rsidRPr="00000000"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  <w:highlight w:val="yellow"/>
          <w:rtl w:val="0"/>
        </w:rPr>
        <w:t xml:space="preserve">a--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3794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Comparison Operators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comp1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comp2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"6"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let comp2 = 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"comp1 == comp2 is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comp1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comp2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"comp1 != comp2 is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comp1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comp2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check data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"comp1 === comp2 is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comp1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comp2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    </w:t>
      </w:r>
    </w:p>
    <w:p w:rsidR="00000000" w:rsidDel="00000000" w:rsidP="00000000" w:rsidRDefault="00000000" w:rsidRPr="00000000" w14:paraId="0000009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"comp1 !== comp2 is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comp1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!==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comp2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"comp1 &gt; comp2 is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comp1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comp2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Logical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Assignment Operators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assignment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assignment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same as assignment = assignment + 5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is now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assignment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same as assignment = assignment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is now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assignment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same as assignment = assignment *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is now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assignment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/=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same as assignment = assignment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"a is now = 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var(--vscode-repl-font-family)" w:cs="var(--vscode-repl-font-family)" w:eastAsia="var(--vscode-repl-font-family)" w:hAnsi="var(--vscode-repl-font-family)"/>
          <w:color w:val="cccccc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7)</w:t>
      </w:r>
    </w:p>
    <w:p w:rsidR="00000000" w:rsidDel="00000000" w:rsidP="00000000" w:rsidRDefault="00000000" w:rsidRPr="00000000" w14:paraId="000000B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The alert() method is used when you want information to come through to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"Hey whats you age?"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39"/>
          <w:szCs w:val="39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Converting the string to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{</w:t>
      </w:r>
    </w:p>
    <w:p w:rsidR="00000000" w:rsidDel="00000000" w:rsidP="00000000" w:rsidRDefault="00000000" w:rsidRPr="00000000" w14:paraId="000000B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"This is an invalid age"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"You are a kid and you cannot even think of driving"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"You are a kid and you can think of driving after 18"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"You can now drive as you are above 18"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"Done"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HomeWork - Explore switch statement and write a basic program in the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"You can"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, 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"not drive"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"drive"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))</w:t>
      </w:r>
    </w:p>
    <w:p w:rsidR="00000000" w:rsidDel="00000000" w:rsidP="00000000" w:rsidRDefault="00000000" w:rsidRPr="00000000" w14:paraId="000000C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8)</w:t>
      </w:r>
    </w:p>
    <w:p w:rsidR="00000000" w:rsidDel="00000000" w:rsidP="00000000" w:rsidRDefault="00000000" w:rsidRPr="00000000" w14:paraId="000000C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Problem No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"What is your age?"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39"/>
          <w:szCs w:val="39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 </w:t>
      </w:r>
    </w:p>
    <w:p w:rsidR="00000000" w:rsidDel="00000000" w:rsidP="00000000" w:rsidRDefault="00000000" w:rsidRPr="00000000" w14:paraId="000000C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"Your age lies between 10 and 20"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{</w:t>
      </w:r>
    </w:p>
    <w:p w:rsidR="00000000" w:rsidDel="00000000" w:rsidP="00000000" w:rsidRDefault="00000000" w:rsidRPr="00000000" w14:paraId="000000D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"Your age doesnt lies between 10 and 20"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// Problem No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let age = prompt("What is your age?")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switch (age)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  case '12':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console.log("Your age is 12")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case '13':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console.log("Your age is 13")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case '14':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console.log("Your age is 14")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case '15':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console.log("Your age is 15")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    console.log("Your age is not special")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9"/>
          <w:szCs w:val="39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Problem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No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39"/>
          <w:szCs w:val="39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"What is your age?"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39"/>
          <w:szCs w:val="39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9"/>
          <w:szCs w:val="39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9"/>
          <w:szCs w:val="39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        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"Your number is divisible by 2 and 3"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}</w:t>
      </w:r>
    </w:p>
    <w:p w:rsidR="00000000" w:rsidDel="00000000" w:rsidP="00000000" w:rsidRDefault="00000000" w:rsidRPr="00000000" w14:paraId="000000E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c586c0"/>
          <w:sz w:val="39"/>
          <w:szCs w:val="39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9cdcfe"/>
          <w:sz w:val="39"/>
          <w:szCs w:val="39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9"/>
          <w:szCs w:val="39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9"/>
          <w:szCs w:val="39"/>
          <w:rtl w:val="0"/>
        </w:rPr>
        <w:t xml:space="preserve">"Your number is not divisible by 2 and 3"</w:t>
      </w: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9"/>
          <w:szCs w:val="39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9"/>
          <w:szCs w:val="39"/>
          <w:rtl w:val="0"/>
        </w:rPr>
        <w:t xml:space="preserve"> }</w:t>
      </w:r>
    </w:p>
    <w:p w:rsidR="00000000" w:rsidDel="00000000" w:rsidP="00000000" w:rsidRDefault="00000000" w:rsidRPr="00000000" w14:paraId="000000F0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000000"/>
          <w:sz w:val="50"/>
          <w:szCs w:val="50"/>
        </w:rPr>
      </w:pPr>
      <w:r w:rsidDel="00000000" w:rsidR="00000000" w:rsidRPr="00000000">
        <w:rPr>
          <w:color w:val="000000"/>
          <w:sz w:val="50"/>
          <w:szCs w:val="50"/>
          <w:highlight w:val="red"/>
          <w:rtl w:val="0"/>
        </w:rPr>
        <w:t xml:space="preserve">CHAPTER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9)</w:t>
      </w:r>
    </w:p>
    <w:p w:rsidR="00000000" w:rsidDel="00000000" w:rsidP="00000000" w:rsidRDefault="00000000" w:rsidRPr="00000000" w14:paraId="000000F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Program to add first n natural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"Enter the value of n"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46"/>
          <w:szCs w:val="46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 {</w:t>
      </w:r>
    </w:p>
    <w:p w:rsidR="00000000" w:rsidDel="00000000" w:rsidP="00000000" w:rsidRDefault="00000000" w:rsidRPr="00000000" w14:paraId="000000F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 console.log((i+1), "+")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"Sum of first 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 natural numbers is 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console.log(i)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{</w:t>
      </w:r>
    </w:p>
    <w:p w:rsidR="00000000" w:rsidDel="00000000" w:rsidP="00000000" w:rsidRDefault="00000000" w:rsidRPr="00000000" w14:paraId="000000F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harry: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shubh: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shivika: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56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ritika: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57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shiv: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1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 For in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"Marks of 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 are 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 For of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6"/>
          <w:szCs w:val="46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];</w:t>
      </w:r>
    </w:p>
    <w:p w:rsidR="00000000" w:rsidDel="00000000" w:rsidP="00000000" w:rsidRDefault="00000000" w:rsidRPr="00000000" w14:paraId="000001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6"/>
          <w:szCs w:val="46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 {</w:t>
      </w:r>
    </w:p>
    <w:p w:rsidR="00000000" w:rsidDel="00000000" w:rsidP="00000000" w:rsidRDefault="00000000" w:rsidRPr="00000000" w14:paraId="000001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1. ITERATING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{</w:t>
      </w:r>
    </w:p>
    <w:p w:rsidR="00000000" w:rsidDel="00000000" w:rsidP="00000000" w:rsidRDefault="00000000" w:rsidRPr="00000000" w14:paraId="0000011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"Harry"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language: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"JavaScript"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hobbies: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"Android app development"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1.2 Iterating an object using for-in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){</w:t>
      </w:r>
    </w:p>
    <w:p w:rsidR="00000000" w:rsidDel="00000000" w:rsidP="00000000" w:rsidRDefault="00000000" w:rsidRPr="00000000" w14:paraId="000001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]);</w:t>
      </w:r>
    </w:p>
    <w:p w:rsidR="00000000" w:rsidDel="00000000" w:rsidP="00000000" w:rsidRDefault="00000000" w:rsidRPr="00000000" w14:paraId="000001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2. ITERATING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We can use for in with strings to loop through all the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myString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"This is my string"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myString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){</w:t>
      </w:r>
    </w:p>
    <w:p w:rsidR="00000000" w:rsidDel="00000000" w:rsidP="00000000" w:rsidRDefault="00000000" w:rsidRPr="00000000" w14:paraId="0000012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myString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]);</w:t>
      </w:r>
    </w:p>
    <w:p w:rsidR="00000000" w:rsidDel="00000000" w:rsidP="00000000" w:rsidRDefault="00000000" w:rsidRPr="00000000" w14:paraId="0000012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**********For of loop***********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"*****************For of loop starts here**************"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people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"Harry"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"Rohan"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"SkillF"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"Shubham"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"Vikrant"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];</w:t>
      </w:r>
    </w:p>
    <w:p w:rsidR="00000000" w:rsidDel="00000000" w:rsidP="00000000" w:rsidRDefault="00000000" w:rsidRPr="00000000" w14:paraId="000001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people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){</w:t>
      </w:r>
    </w:p>
    <w:p w:rsidR="00000000" w:rsidDel="00000000" w:rsidP="00000000" w:rsidRDefault="00000000" w:rsidRPr="00000000" w14:paraId="000001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"myString"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){</w:t>
      </w:r>
    </w:p>
    <w:p w:rsidR="00000000" w:rsidDel="00000000" w:rsidP="00000000" w:rsidRDefault="00000000" w:rsidRPr="00000000" w14:paraId="0000012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10)</w:t>
      </w:r>
    </w:p>
    <w:p w:rsidR="00000000" w:rsidDel="00000000" w:rsidP="00000000" w:rsidRDefault="00000000" w:rsidRPr="00000000" w14:paraId="0000013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 do while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"Enter the value of n"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35"/>
          <w:szCs w:val="35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5"/>
          <w:szCs w:val="35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35"/>
          <w:szCs w:val="35"/>
          <w:rtl w:val="0"/>
        </w:rPr>
        <w:t xml:space="preserve">do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{</w:t>
      </w:r>
    </w:p>
    <w:p w:rsidR="00000000" w:rsidDel="00000000" w:rsidP="00000000" w:rsidRDefault="00000000" w:rsidRPr="00000000" w14:paraId="0000013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586c0"/>
          <w:sz w:val="35"/>
          <w:szCs w:val="35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 </w:t>
      </w:r>
    </w:p>
    <w:p w:rsidR="00000000" w:rsidDel="00000000" w:rsidP="00000000" w:rsidRDefault="00000000" w:rsidRPr="00000000" w14:paraId="0000013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 while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35"/>
          <w:szCs w:val="35"/>
          <w:rtl w:val="0"/>
        </w:rPr>
        <w:t xml:space="preserve">"Enter the value of n"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35"/>
          <w:szCs w:val="35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35"/>
          <w:szCs w:val="35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35"/>
          <w:szCs w:val="35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){</w:t>
      </w:r>
    </w:p>
    <w:p w:rsidR="00000000" w:rsidDel="00000000" w:rsidP="00000000" w:rsidRDefault="00000000" w:rsidRPr="00000000" w14:paraId="0000014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}</w:t>
      </w:r>
    </w:p>
    <w:p w:rsidR="00000000" w:rsidDel="00000000" w:rsidP="00000000" w:rsidRDefault="00000000" w:rsidRPr="00000000" w14:paraId="0000014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34"/>
          <w:szCs w:val="34"/>
        </w:rPr>
      </w:pPr>
      <w:r w:rsidDel="00000000" w:rsidR="00000000" w:rsidRPr="00000000">
        <w:rPr>
          <w:sz w:val="46"/>
          <w:szCs w:val="46"/>
          <w:rtl w:val="0"/>
        </w:rPr>
        <w:t xml:space="preserve">11</w:t>
      </w:r>
      <w:r w:rsidDel="00000000" w:rsidR="00000000" w:rsidRPr="00000000">
        <w:rPr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47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highlight w:val="yellow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//Arrow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{</w:t>
      </w:r>
    </w:p>
    <w:p w:rsidR="00000000" w:rsidDel="00000000" w:rsidP="00000000" w:rsidRDefault="00000000" w:rsidRPr="00000000" w14:paraId="000001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c586c0"/>
          <w:sz w:val="35"/>
          <w:szCs w:val="35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}</w:t>
      </w:r>
    </w:p>
    <w:p w:rsidR="00000000" w:rsidDel="00000000" w:rsidP="00000000" w:rsidRDefault="00000000" w:rsidRPr="00000000" w14:paraId="0000014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35"/>
          <w:szCs w:val="35"/>
          <w:rtl w:val="0"/>
        </w:rPr>
        <w:t xml:space="preserve">// Regular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35"/>
          <w:szCs w:val="35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q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};</w:t>
      </w:r>
    </w:p>
    <w:p w:rsidR="00000000" w:rsidDel="00000000" w:rsidP="00000000" w:rsidRDefault="00000000" w:rsidRPr="00000000" w14:paraId="0000015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// REGULAR FUNCTION</w:t>
      </w:r>
    </w:p>
    <w:p w:rsidR="00000000" w:rsidDel="00000000" w:rsidP="00000000" w:rsidRDefault="00000000" w:rsidRPr="00000000" w14:paraId="0000015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35"/>
          <w:szCs w:val="35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{</w:t>
      </w:r>
    </w:p>
    <w:p w:rsidR="00000000" w:rsidDel="00000000" w:rsidP="00000000" w:rsidRDefault="00000000" w:rsidRPr="00000000" w14:paraId="0000015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35"/>
          <w:szCs w:val="35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35"/>
          <w:szCs w:val="35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5"/>
          <w:szCs w:val="35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35"/>
          <w:szCs w:val="35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35"/>
          <w:szCs w:val="35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5cea8"/>
          <w:sz w:val="35"/>
          <w:szCs w:val="35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35"/>
          <w:szCs w:val="35"/>
          <w:rtl w:val="0"/>
        </w:rPr>
        <w:t xml:space="preserve">))</w:t>
      </w:r>
    </w:p>
    <w:p w:rsidR="00000000" w:rsidDel="00000000" w:rsidP="00000000" w:rsidRDefault="00000000" w:rsidRPr="00000000" w14:paraId="0000015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highlight w:val="red"/>
          <w:rtl w:val="0"/>
        </w:rPr>
        <w:t xml:space="preserve">CHAPTER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13,14,15)</w:t>
      </w:r>
    </w:p>
    <w:p w:rsidR="00000000" w:rsidDel="00000000" w:rsidP="00000000" w:rsidRDefault="00000000" w:rsidRPr="00000000" w14:paraId="0000015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"Harry"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console.log(name.length)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friend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'Prakash'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friend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65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Escape Sequence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let fruit = 'Bana\'na'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console.log(fruit)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fruit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"Bana</w:t>
      </w:r>
      <w:r w:rsidDel="00000000" w:rsidR="00000000" w:rsidRPr="00000000">
        <w:rPr>
          <w:rFonts w:ascii="Consolas" w:cs="Consolas" w:eastAsia="Consolas" w:hAnsi="Consolas"/>
          <w:color w:val="d7ba7d"/>
          <w:sz w:val="46"/>
          <w:szCs w:val="46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fruit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6B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54"/>
          <w:szCs w:val="54"/>
        </w:rPr>
      </w:pPr>
      <w:r w:rsidDel="00000000" w:rsidR="00000000" w:rsidRPr="00000000">
        <w:rPr>
          <w:sz w:val="54"/>
          <w:szCs w:val="54"/>
          <w:highlight w:val="green"/>
          <w:rtl w:val="0"/>
        </w:rPr>
        <w:t xml:space="preserve">STRING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"Harry"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())</w:t>
      </w:r>
    </w:p>
    <w:p w:rsidR="00000000" w:rsidDel="00000000" w:rsidP="00000000" w:rsidRDefault="00000000" w:rsidRPr="00000000" w14:paraId="0000017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toLowerCase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())</w:t>
      </w:r>
    </w:p>
    <w:p w:rsidR="00000000" w:rsidDel="00000000" w:rsidP="00000000" w:rsidRDefault="00000000" w:rsidRPr="00000000" w14:paraId="0000017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slice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))</w:t>
      </w:r>
    </w:p>
    <w:p w:rsidR="00000000" w:rsidDel="00000000" w:rsidP="00000000" w:rsidRDefault="00000000" w:rsidRPr="00000000" w14:paraId="000001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slice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))</w:t>
      </w:r>
    </w:p>
    <w:p w:rsidR="00000000" w:rsidDel="00000000" w:rsidP="00000000" w:rsidRDefault="00000000" w:rsidRPr="00000000" w14:paraId="000001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"Har"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"Per"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))</w:t>
      </w:r>
    </w:p>
    <w:p w:rsidR="00000000" w:rsidDel="00000000" w:rsidP="00000000" w:rsidRDefault="00000000" w:rsidRPr="00000000" w14:paraId="000001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friend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"Naman"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concat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 is a friend of 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friend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))</w:t>
      </w:r>
    </w:p>
    <w:p w:rsidR="00000000" w:rsidDel="00000000" w:rsidP="00000000" w:rsidRDefault="00000000" w:rsidRPr="00000000" w14:paraId="000001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friend2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      Meena        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friend2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friend2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())</w:t>
      </w:r>
    </w:p>
    <w:p w:rsidR="00000000" w:rsidDel="00000000" w:rsidP="00000000" w:rsidRDefault="00000000" w:rsidRPr="00000000" w14:paraId="0000017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"Raman"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"Shivika"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"Harry"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7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7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7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8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8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fr[4]= "o" // This is not possible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fr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83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50"/>
          <w:szCs w:val="50"/>
          <w:rtl w:val="0"/>
        </w:rPr>
        <w:t xml:space="preserve">// Chapter 4 - Practice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50"/>
          <w:szCs w:val="50"/>
          <w:rtl w:val="0"/>
        </w:rPr>
        <w:t xml:space="preserve">// Problem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"Har</w:t>
      </w:r>
      <w:r w:rsidDel="00000000" w:rsidR="00000000" w:rsidRPr="00000000">
        <w:rPr>
          <w:rFonts w:ascii="Consolas" w:cs="Consolas" w:eastAsia="Consolas" w:hAnsi="Consolas"/>
          <w:color w:val="d7ba7d"/>
          <w:sz w:val="50"/>
          <w:szCs w:val="50"/>
          <w:rtl w:val="0"/>
        </w:rPr>
        <w:t xml:space="preserve">\"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50"/>
          <w:szCs w:val="50"/>
          <w:rtl w:val="0"/>
        </w:rPr>
        <w:t xml:space="preserve">// Problem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sentence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'The quick brown fox jumps over the lazy dog.'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'fox2'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sentence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includes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))</w:t>
      </w:r>
    </w:p>
    <w:p w:rsidR="00000000" w:rsidDel="00000000" w:rsidP="00000000" w:rsidRDefault="00000000" w:rsidRPr="00000000" w14:paraId="0000018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`The word "</w:t>
      </w: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" </w:t>
      </w: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sentence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includes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) ? 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'is' : 'is not'} in the sentence`);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50"/>
          <w:szCs w:val="50"/>
          <w:rtl w:val="0"/>
        </w:rPr>
        <w:t xml:space="preserve">// Problem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toLowerCase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())</w:t>
      </w:r>
    </w:p>
    <w:p w:rsidR="00000000" w:rsidDel="00000000" w:rsidP="00000000" w:rsidRDefault="00000000" w:rsidRPr="00000000" w14:paraId="0000019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fc1ff"/>
          <w:sz w:val="50"/>
          <w:szCs w:val="50"/>
          <w:rtl w:val="0"/>
        </w:rPr>
        <w:t xml:space="preserve">word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toUpperCase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())</w:t>
      </w:r>
    </w:p>
    <w:p w:rsidR="00000000" w:rsidDel="00000000" w:rsidP="00000000" w:rsidRDefault="00000000" w:rsidRPr="00000000" w14:paraId="000001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50"/>
          <w:szCs w:val="50"/>
          <w:rtl w:val="0"/>
        </w:rPr>
        <w:t xml:space="preserve">// Problem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str2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"Please give Rs 1000"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str2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50"/>
          <w:szCs w:val="5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str2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slice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50"/>
          <w:szCs w:val="5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))</w:t>
      </w:r>
    </w:p>
    <w:p w:rsidR="00000000" w:rsidDel="00000000" w:rsidP="00000000" w:rsidRDefault="00000000" w:rsidRPr="00000000" w14:paraId="0000019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str2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str2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50"/>
          <w:szCs w:val="50"/>
          <w:rtl w:val="0"/>
        </w:rPr>
        <w:t xml:space="preserve">// Problem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friend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"Deepika"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friend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50"/>
          <w:szCs w:val="5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50"/>
          <w:szCs w:val="50"/>
          <w:rtl w:val="0"/>
        </w:rPr>
        <w:t xml:space="preserve">"R"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friend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6a9955"/>
          <w:sz w:val="50"/>
          <w:szCs w:val="50"/>
          <w:rtl w:val="0"/>
        </w:rPr>
        <w:t xml:space="preserve">// friend is not changed, because string is immutable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highlight w:val="red"/>
          <w:rtl w:val="0"/>
        </w:rPr>
        <w:t xml:space="preserve">CHAPTER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16)</w:t>
      </w:r>
    </w:p>
    <w:p w:rsidR="00000000" w:rsidDel="00000000" w:rsidP="00000000" w:rsidRDefault="00000000" w:rsidRPr="00000000" w14:paraId="000001A0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highlight w:val="green"/>
          <w:rtl w:val="0"/>
        </w:rPr>
        <w:t xml:space="preserve">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91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63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84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"Not Present"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</w:t>
      </w:r>
    </w:p>
    <w:p w:rsidR="00000000" w:rsidDel="00000000" w:rsidP="00000000" w:rsidRDefault="00000000" w:rsidRPr="00000000" w14:paraId="000001A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A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A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A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A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A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1A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Will be undefined because index 6 does not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"The length of marks_class_12 is"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89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Adding a new value to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96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Changing the value of an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marks_class_12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17,18)</w:t>
      </w:r>
    </w:p>
    <w:p w:rsidR="00000000" w:rsidDel="00000000" w:rsidP="00000000" w:rsidRDefault="00000000" w:rsidRPr="00000000" w14:paraId="000001B1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highlight w:val="green"/>
          <w:rtl w:val="0"/>
        </w:rPr>
        <w:t xml:space="preserve">ARRAYS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b w:val="1"/>
          <w:bCs w:val="1"/>
          <w:sz w:val="54"/>
          <w:szCs w:val="54"/>
          <w:highlight w:val="magenta"/>
          <w:rtl w:val="0"/>
        </w:rPr>
        <w:t xml:space="preserve">BASIC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34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</w:t>
      </w:r>
    </w:p>
    <w:p w:rsidR="00000000" w:rsidDel="00000000" w:rsidP="00000000" w:rsidRDefault="00000000" w:rsidRPr="00000000" w14:paraId="000001B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b is now a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Array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34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</w:t>
      </w:r>
    </w:p>
    <w:p w:rsidR="00000000" w:rsidDel="00000000" w:rsidP="00000000" w:rsidRDefault="00000000" w:rsidRPr="00000000" w14:paraId="000001B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toString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b is now a string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 and 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pop returns the popped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pop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()</w:t>
      </w:r>
    </w:p>
    <w:p w:rsidR="00000000" w:rsidDel="00000000" w:rsidP="00000000" w:rsidRDefault="00000000" w:rsidRPr="00000000" w14:paraId="000001B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push returns the new array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push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56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 </w:t>
      </w:r>
    </w:p>
    <w:p w:rsidR="00000000" w:rsidDel="00000000" w:rsidP="00000000" w:rsidRDefault="00000000" w:rsidRPr="00000000" w14:paraId="000001C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shift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()</w:t>
      </w:r>
    </w:p>
    <w:p w:rsidR="00000000" w:rsidDel="00000000" w:rsidP="00000000" w:rsidRDefault="00000000" w:rsidRPr="00000000" w14:paraId="000001C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Removes an element from the start of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 </w:t>
      </w:r>
    </w:p>
    <w:p w:rsidR="00000000" w:rsidDel="00000000" w:rsidP="00000000" w:rsidRDefault="00000000" w:rsidRPr="00000000" w14:paraId="000001C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ADD an element from the start of the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unshift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u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CD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]</w:t>
      </w:r>
    </w:p>
    <w:p w:rsidR="00000000" w:rsidDel="00000000" w:rsidP="00000000" w:rsidRDefault="00000000" w:rsidRPr="00000000" w14:paraId="000001D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num_more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]</w:t>
      </w:r>
    </w:p>
    <w:p w:rsidR="00000000" w:rsidDel="00000000" w:rsidP="00000000" w:rsidRDefault="00000000" w:rsidRPr="00000000" w14:paraId="000001D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num_even_more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211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212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213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214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415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416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417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418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419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]</w:t>
      </w:r>
    </w:p>
    <w:p w:rsidR="00000000" w:rsidDel="00000000" w:rsidP="00000000" w:rsidRDefault="00000000" w:rsidRPr="00000000" w14:paraId="000001D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fc1ff"/>
          <w:sz w:val="43"/>
          <w:szCs w:val="43"/>
          <w:rtl w:val="0"/>
        </w:rPr>
        <w:t xml:space="preserve">length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1D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]</w:t>
      </w:r>
    </w:p>
    <w:p w:rsidR="00000000" w:rsidDel="00000000" w:rsidP="00000000" w:rsidRDefault="00000000" w:rsidRPr="00000000" w14:paraId="000001D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 console.log(num.length)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 let newArray = num.concat(num_more, num_even_more)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 console.log(newArray)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 console.log(num, num_more)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sort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50"/>
          <w:szCs w:val="5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50"/>
          <w:szCs w:val="5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50"/>
          <w:szCs w:val="5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50"/>
          <w:szCs w:val="5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50"/>
          <w:szCs w:val="5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];</w:t>
      </w:r>
    </w:p>
    <w:p w:rsidR="00000000" w:rsidDel="00000000" w:rsidP="00000000" w:rsidRDefault="00000000" w:rsidRPr="00000000" w14:paraId="000001D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50"/>
          <w:szCs w:val="5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{</w:t>
      </w:r>
    </w:p>
    <w:p w:rsidR="00000000" w:rsidDel="00000000" w:rsidP="00000000" w:rsidRDefault="00000000" w:rsidRPr="00000000" w14:paraId="000001E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586c0"/>
          <w:sz w:val="50"/>
          <w:szCs w:val="5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50"/>
          <w:szCs w:val="5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});</w:t>
      </w:r>
    </w:p>
    <w:p w:rsidR="00000000" w:rsidDel="00000000" w:rsidP="00000000" w:rsidRDefault="00000000" w:rsidRPr="00000000" w14:paraId="000001E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50"/>
          <w:szCs w:val="50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50"/>
          <w:szCs w:val="50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50"/>
          <w:szCs w:val="50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50"/>
          <w:szCs w:val="50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 num1.reverse()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 console.log(num1)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Splice and Slice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551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229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]</w:t>
      </w:r>
    </w:p>
    <w:p w:rsidR="00000000" w:rsidDel="00000000" w:rsidP="00000000" w:rsidRDefault="00000000" w:rsidRPr="00000000" w14:paraId="000001E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deletedValues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splice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1021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1022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1023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1024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1025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deletedValues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let newNum = num.slice(3)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newNum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slice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1E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36"/>
          <w:szCs w:val="3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newNum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                                             </w:t>
      </w:r>
    </w:p>
    <w:p w:rsidR="00000000" w:rsidDel="00000000" w:rsidP="00000000" w:rsidRDefault="00000000" w:rsidRPr="00000000" w14:paraId="000001F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 </w:t>
      </w:r>
    </w:p>
    <w:p w:rsidR="00000000" w:rsidDel="00000000" w:rsidP="00000000" w:rsidRDefault="00000000" w:rsidRPr="00000000" w14:paraId="000001F1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58"/>
          <w:szCs w:val="5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58"/>
          <w:szCs w:val="58"/>
          <w:rtl w:val="0"/>
        </w:rPr>
        <w:t xml:space="preserve">FOR EACH LOOP</w:t>
      </w:r>
    </w:p>
    <w:p w:rsidR="00000000" w:rsidDel="00000000" w:rsidP="00000000" w:rsidRDefault="00000000" w:rsidRPr="00000000" w14:paraId="000001F2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38"/>
          <w:szCs w:val="3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38"/>
          <w:szCs w:val="38"/>
          <w:highlight w:val="darkBlue"/>
          <w:rtl w:val="0"/>
        </w:rPr>
        <w:t xml:space="preserve">It is easy way of printing arrays without taking extra variable.it calls a function once for each array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];</w:t>
      </w:r>
    </w:p>
    <w:p w:rsidR="00000000" w:rsidDel="00000000" w:rsidP="00000000" w:rsidRDefault="00000000" w:rsidRPr="00000000" w14:paraId="000001F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forEach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3"/>
          <w:szCs w:val="43"/>
          <w:rtl w:val="0"/>
        </w:rPr>
        <w:t xml:space="preserve">"Element at index "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3"/>
          <w:szCs w:val="43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});</w:t>
      </w:r>
    </w:p>
    <w:p w:rsidR="00000000" w:rsidDel="00000000" w:rsidP="00000000" w:rsidRDefault="00000000" w:rsidRPr="00000000" w14:paraId="000001F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43"/>
          <w:szCs w:val="43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43"/>
          <w:szCs w:val="43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43"/>
          <w:szCs w:val="43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43"/>
          <w:szCs w:val="43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after="0" w:lineRule="auto"/>
        <w:rPr>
          <w:rFonts w:ascii="Consolas" w:cs="Consolas" w:eastAsia="Consolas" w:hAnsi="Consolas"/>
          <w:color w:val="b5cea8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4ec9b0"/>
          <w:sz w:val="43"/>
          <w:szCs w:val="43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5</w:t>
      </w:r>
    </w:p>
    <w:p w:rsidR="00000000" w:rsidDel="00000000" w:rsidP="00000000" w:rsidRDefault="00000000" w:rsidRPr="00000000" w14:paraId="000001FE">
      <w:pPr>
        <w:shd w:fill="1f1f1f" w:val="clear"/>
        <w:spacing w:after="0" w:lineRule="auto"/>
        <w:rPr>
          <w:rFonts w:ascii="Consolas" w:cs="Consolas" w:eastAsia="Consolas" w:hAnsi="Consolas"/>
          <w:color w:val="b5cea8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58"/>
          <w:szCs w:val="5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58"/>
          <w:szCs w:val="58"/>
          <w:rtl w:val="0"/>
        </w:rPr>
        <w:t xml:space="preserve">FOR IN LOOP</w:t>
      </w:r>
    </w:p>
    <w:p w:rsidR="00000000" w:rsidDel="00000000" w:rsidP="00000000" w:rsidRDefault="00000000" w:rsidRPr="00000000" w14:paraId="00000200">
      <w:p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38"/>
          <w:szCs w:val="3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d0d0d"/>
          <w:sz w:val="35"/>
          <w:szCs w:val="35"/>
          <w:highlight w:val="yellow"/>
          <w:rtl w:val="0"/>
        </w:rPr>
        <w:t xml:space="preserve">variable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38"/>
          <w:szCs w:val="38"/>
          <w:highlight w:val="yellow"/>
          <w:rtl w:val="0"/>
        </w:rPr>
        <w:t xml:space="preserve">: A variable that will be assigned the property name on each iteration.</w:t>
      </w:r>
    </w:p>
    <w:p w:rsidR="00000000" w:rsidDel="00000000" w:rsidP="00000000" w:rsidRDefault="00000000" w:rsidRPr="00000000" w14:paraId="00000201">
      <w:p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38"/>
          <w:szCs w:val="3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d0d0d"/>
          <w:sz w:val="35"/>
          <w:szCs w:val="35"/>
          <w:highlight w:val="yellow"/>
          <w:rtl w:val="0"/>
        </w:rPr>
        <w:t xml:space="preserve">object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38"/>
          <w:szCs w:val="38"/>
          <w:highlight w:val="yellow"/>
          <w:rtl w:val="0"/>
        </w:rPr>
        <w:t xml:space="preserve">: The object whose enumerable properties will be iterated over.</w:t>
      </w:r>
    </w:p>
    <w:p w:rsidR="00000000" w:rsidDel="00000000" w:rsidP="00000000" w:rsidRDefault="00000000" w:rsidRPr="00000000" w14:paraId="00000202">
      <w:pPr>
        <w:shd w:fill="1f1f1f" w:val="clear"/>
        <w:spacing w:after="0" w:lineRule="auto"/>
        <w:rPr>
          <w:rFonts w:ascii="Consolas" w:cs="Consolas" w:eastAsia="Consolas" w:hAnsi="Consolas"/>
          <w:color w:val="b5cea8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harry: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2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shubh: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2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shivika: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56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2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ritika: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57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2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shiv: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 {</w:t>
      </w:r>
    </w:p>
    <w:p w:rsidR="00000000" w:rsidDel="00000000" w:rsidP="00000000" w:rsidRDefault="00000000" w:rsidRPr="00000000" w14:paraId="0000020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"Marks of 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 are 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</w:t>
      </w:r>
    </w:p>
    <w:p w:rsidR="00000000" w:rsidDel="00000000" w:rsidP="00000000" w:rsidRDefault="00000000" w:rsidRPr="00000000" w14:paraId="000002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1. ITERATING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{</w:t>
      </w:r>
    </w:p>
    <w:p w:rsidR="00000000" w:rsidDel="00000000" w:rsidP="00000000" w:rsidRDefault="00000000" w:rsidRPr="00000000" w14:paraId="000002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"Harry"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2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language: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"JavaScript"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</w:t>
      </w:r>
    </w:p>
    <w:p w:rsidR="00000000" w:rsidDel="00000000" w:rsidP="00000000" w:rsidRDefault="00000000" w:rsidRPr="00000000" w14:paraId="0000021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hobbies: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"Android app development"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21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1.2 Iterating an object using for-in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){</w:t>
      </w:r>
    </w:p>
    <w:p w:rsidR="00000000" w:rsidDel="00000000" w:rsidP="00000000" w:rsidRDefault="00000000" w:rsidRPr="00000000" w14:paraId="0000021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obj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]);</w:t>
      </w:r>
    </w:p>
    <w:p w:rsidR="00000000" w:rsidDel="00000000" w:rsidP="00000000" w:rsidRDefault="00000000" w:rsidRPr="00000000" w14:paraId="0000021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2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2. ITERATING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46"/>
          <w:szCs w:val="46"/>
          <w:rtl w:val="0"/>
        </w:rPr>
        <w:t xml:space="preserve">// We can use for in with strings to loop through all the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myString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"This is my string"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myString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){</w:t>
      </w:r>
    </w:p>
    <w:p w:rsidR="00000000" w:rsidDel="00000000" w:rsidP="00000000" w:rsidRDefault="00000000" w:rsidRPr="00000000" w14:paraId="000002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myString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]);</w:t>
      </w:r>
    </w:p>
    <w:p w:rsidR="00000000" w:rsidDel="00000000" w:rsidP="00000000" w:rsidRDefault="00000000" w:rsidRPr="00000000" w14:paraId="000002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58"/>
          <w:szCs w:val="5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58"/>
          <w:szCs w:val="58"/>
          <w:rtl w:val="0"/>
        </w:rPr>
        <w:t xml:space="preserve">FOR OF LOOP</w:t>
      </w:r>
    </w:p>
    <w:p w:rsidR="00000000" w:rsidDel="00000000" w:rsidP="00000000" w:rsidRDefault="00000000" w:rsidRPr="00000000" w14:paraId="0000021F">
      <w:p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38"/>
          <w:szCs w:val="3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d0d0d"/>
          <w:sz w:val="35"/>
          <w:szCs w:val="35"/>
          <w:highlight w:val="cyan"/>
          <w:rtl w:val="0"/>
        </w:rPr>
        <w:t xml:space="preserve">variable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38"/>
          <w:szCs w:val="38"/>
          <w:highlight w:val="cyan"/>
          <w:rtl w:val="0"/>
        </w:rPr>
        <w:t xml:space="preserve">: A variable that will be assigned the value of each element in the iterable on each iteration.</w:t>
      </w:r>
    </w:p>
    <w:p w:rsidR="00000000" w:rsidDel="00000000" w:rsidP="00000000" w:rsidRDefault="00000000" w:rsidRPr="00000000" w14:paraId="00000220">
      <w:pPr>
        <w:pBdr>
          <w:top w:color="e3e3e3" w:space="0" w:sz="4" w:val="single"/>
          <w:left w:color="e3e3e3" w:space="5" w:sz="4" w:val="single"/>
          <w:bottom w:color="e3e3e3" w:space="0" w:sz="4" w:val="single"/>
          <w:right w:color="e3e3e3" w:space="0" w:sz="4" w:val="single"/>
        </w:pBd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38"/>
          <w:szCs w:val="38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d0d0d"/>
          <w:sz w:val="35"/>
          <w:szCs w:val="35"/>
          <w:highlight w:val="cyan"/>
          <w:rtl w:val="0"/>
        </w:rPr>
        <w:t xml:space="preserve">iterable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38"/>
          <w:szCs w:val="38"/>
          <w:highlight w:val="cyan"/>
          <w:rtl w:val="0"/>
        </w:rPr>
        <w:t xml:space="preserve">: An iterable object (e.g., array, string, map, set) to be iterated over.</w:t>
      </w:r>
    </w:p>
    <w:p w:rsidR="00000000" w:rsidDel="00000000" w:rsidP="00000000" w:rsidRDefault="00000000" w:rsidRPr="00000000" w14:paraId="00000221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people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"Harry"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"Rohan"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"SkillF"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"Shubham"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"Vikrant"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];</w:t>
      </w:r>
    </w:p>
    <w:p w:rsidR="00000000" w:rsidDel="00000000" w:rsidP="00000000" w:rsidRDefault="00000000" w:rsidRPr="00000000" w14:paraId="000002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people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){</w:t>
      </w:r>
    </w:p>
    <w:p w:rsidR="00000000" w:rsidDel="00000000" w:rsidP="00000000" w:rsidRDefault="00000000" w:rsidRPr="00000000" w14:paraId="000002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);</w:t>
      </w:r>
    </w:p>
    <w:p w:rsidR="00000000" w:rsidDel="00000000" w:rsidP="00000000" w:rsidRDefault="00000000" w:rsidRPr="00000000" w14:paraId="000002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2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46"/>
          <w:szCs w:val="46"/>
          <w:rtl w:val="0"/>
        </w:rPr>
        <w:t xml:space="preserve">"myString"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){</w:t>
      </w:r>
    </w:p>
    <w:p w:rsidR="00000000" w:rsidDel="00000000" w:rsidP="00000000" w:rsidRDefault="00000000" w:rsidRPr="00000000" w14:paraId="000002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22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6"/>
          <w:szCs w:val="46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6"/>
          <w:szCs w:val="4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6"/>
          <w:szCs w:val="46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];</w:t>
      </w:r>
    </w:p>
    <w:p w:rsidR="00000000" w:rsidDel="00000000" w:rsidP="00000000" w:rsidRDefault="00000000" w:rsidRPr="00000000" w14:paraId="0000022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46"/>
          <w:szCs w:val="46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46"/>
          <w:szCs w:val="46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6"/>
          <w:szCs w:val="46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 {</w:t>
      </w:r>
    </w:p>
    <w:p w:rsidR="00000000" w:rsidDel="00000000" w:rsidP="00000000" w:rsidRDefault="00000000" w:rsidRPr="00000000" w14:paraId="0000022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6"/>
          <w:szCs w:val="46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6"/>
          <w:szCs w:val="46"/>
          <w:rtl w:val="0"/>
        </w:rPr>
        <w:t xml:space="preserve">element</w:t>
      </w: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6"/>
          <w:szCs w:val="46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58"/>
          <w:szCs w:val="5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58"/>
          <w:szCs w:val="58"/>
          <w:rtl w:val="0"/>
        </w:rPr>
        <w:t xml:space="preserve">ARRAY.FROM</w:t>
      </w:r>
    </w:p>
    <w:p w:rsidR="00000000" w:rsidDel="00000000" w:rsidP="00000000" w:rsidRDefault="00000000" w:rsidRPr="00000000" w14:paraId="00000232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rtl w:val="0"/>
        </w:rPr>
        <w:t xml:space="preserve">It is used to create an array from any other object</w:t>
      </w:r>
    </w:p>
    <w:p w:rsidR="00000000" w:rsidDel="00000000" w:rsidP="00000000" w:rsidRDefault="00000000" w:rsidRPr="00000000" w14:paraId="000002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43"/>
          <w:szCs w:val="43"/>
          <w:rtl w:val="0"/>
        </w:rPr>
        <w:t xml:space="preserve">"allyan"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fc1ff"/>
          <w:sz w:val="43"/>
          <w:szCs w:val="43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</w:t>
      </w:r>
    </w:p>
    <w:p w:rsidR="00000000" w:rsidDel="00000000" w:rsidP="00000000" w:rsidRDefault="00000000" w:rsidRPr="00000000" w14:paraId="00000236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58"/>
          <w:szCs w:val="5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58"/>
          <w:szCs w:val="58"/>
          <w:rtl w:val="0"/>
        </w:rPr>
        <w:t xml:space="preserve">output</w:t>
      </w:r>
    </w:p>
    <w:p w:rsidR="00000000" w:rsidDel="00000000" w:rsidP="00000000" w:rsidRDefault="00000000" w:rsidRPr="00000000" w14:paraId="00000237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38"/>
          <w:szCs w:val="3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38"/>
          <w:szCs w:val="38"/>
          <w:rtl w:val="0"/>
        </w:rPr>
        <w:t xml:space="preserve">[‘a’,’l’,’l’,’y’,’a’,’n’]</w:t>
      </w:r>
    </w:p>
    <w:p w:rsidR="00000000" w:rsidDel="00000000" w:rsidP="00000000" w:rsidRDefault="00000000" w:rsidRPr="00000000" w14:paraId="00000238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58"/>
          <w:szCs w:val="5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58"/>
          <w:szCs w:val="58"/>
          <w:rtl w:val="0"/>
        </w:rPr>
        <w:t xml:space="preserve">ARRAY.MAP</w:t>
      </w:r>
    </w:p>
    <w:p w:rsidR="00000000" w:rsidDel="00000000" w:rsidP="00000000" w:rsidRDefault="00000000" w:rsidRPr="00000000" w14:paraId="0000023A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d99594"/>
          <w:sz w:val="42"/>
          <w:szCs w:val="4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d99594"/>
          <w:sz w:val="42"/>
          <w:szCs w:val="42"/>
          <w:highlight w:val="darkRed"/>
          <w:rtl w:val="0"/>
        </w:rPr>
        <w:t xml:space="preserve">Create a new array by applying function in each array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  <w:rtl w:val="0"/>
        </w:rPr>
        <w:t xml:space="preserve">const numbers = [1, 2, 3, 4, 5];</w:t>
      </w:r>
    </w:p>
    <w:p w:rsidR="00000000" w:rsidDel="00000000" w:rsidP="00000000" w:rsidRDefault="00000000" w:rsidRPr="00000000" w14:paraId="0000023C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  <w:rtl w:val="0"/>
        </w:rPr>
        <w:t xml:space="preserve">const doubledNumbers = numbers.map((numbers) =&gt; {</w:t>
      </w:r>
    </w:p>
    <w:p w:rsidR="00000000" w:rsidDel="00000000" w:rsidP="00000000" w:rsidRDefault="00000000" w:rsidRPr="00000000" w14:paraId="0000023E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  <w:rtl w:val="0"/>
        </w:rPr>
        <w:t xml:space="preserve">  return numbers * 2;</w:t>
      </w:r>
    </w:p>
    <w:p w:rsidR="00000000" w:rsidDel="00000000" w:rsidP="00000000" w:rsidRDefault="00000000" w:rsidRPr="00000000" w14:paraId="0000023F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  <w:rtl w:val="0"/>
        </w:rPr>
        <w:t xml:space="preserve">});</w:t>
      </w:r>
    </w:p>
    <w:p w:rsidR="00000000" w:rsidDel="00000000" w:rsidP="00000000" w:rsidRDefault="00000000" w:rsidRPr="00000000" w14:paraId="00000240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highlight w:val="blue"/>
          <w:rtl w:val="0"/>
        </w:rPr>
        <w:t xml:space="preserve">console.log(doubledNumbers); // Output: [2, 4, 6, 8,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rtl w:val="0"/>
        </w:rPr>
        <w:t xml:space="preserve">ARRAY FILTER METHOD</w:t>
      </w:r>
    </w:p>
    <w:p w:rsidR="00000000" w:rsidDel="00000000" w:rsidP="00000000" w:rsidRDefault="00000000" w:rsidRPr="00000000" w14:paraId="0000024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3"/>
          <w:szCs w:val="43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];</w:t>
      </w:r>
    </w:p>
    <w:p w:rsidR="00000000" w:rsidDel="00000000" w:rsidP="00000000" w:rsidRDefault="00000000" w:rsidRPr="00000000" w14:paraId="000002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3"/>
          <w:szCs w:val="43"/>
          <w:rtl w:val="0"/>
        </w:rPr>
        <w:t xml:space="preserve">evenNumbers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{</w:t>
      </w:r>
    </w:p>
    <w:p w:rsidR="00000000" w:rsidDel="00000000" w:rsidP="00000000" w:rsidRDefault="00000000" w:rsidRPr="00000000" w14:paraId="000002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43"/>
          <w:szCs w:val="4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});</w:t>
      </w:r>
    </w:p>
    <w:p w:rsidR="00000000" w:rsidDel="00000000" w:rsidP="00000000" w:rsidRDefault="00000000" w:rsidRPr="00000000" w14:paraId="000002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46"/>
          <w:szCs w:val="46"/>
          <w:rtl w:val="0"/>
        </w:rPr>
        <w:t xml:space="preserve">ARRAY REDUCE METHOD</w:t>
      </w:r>
    </w:p>
    <w:p w:rsidR="00000000" w:rsidDel="00000000" w:rsidP="00000000" w:rsidRDefault="00000000" w:rsidRPr="00000000" w14:paraId="000002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3"/>
          <w:szCs w:val="43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];</w:t>
      </w:r>
    </w:p>
    <w:p w:rsidR="00000000" w:rsidDel="00000000" w:rsidP="00000000" w:rsidRDefault="00000000" w:rsidRPr="00000000" w14:paraId="0000024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fc1ff"/>
          <w:sz w:val="43"/>
          <w:szCs w:val="43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numbers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reduce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accumulator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currentValue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43"/>
          <w:szCs w:val="43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{</w:t>
      </w:r>
    </w:p>
    <w:p w:rsidR="00000000" w:rsidDel="00000000" w:rsidP="00000000" w:rsidRDefault="00000000" w:rsidRPr="00000000" w14:paraId="0000025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c586c0"/>
          <w:sz w:val="43"/>
          <w:szCs w:val="43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accumulator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43"/>
          <w:szCs w:val="43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currentValue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}, </w:t>
      </w:r>
      <w:r w:rsidDel="00000000" w:rsidR="00000000" w:rsidRPr="00000000">
        <w:rPr>
          <w:rFonts w:ascii="Consolas" w:cs="Consolas" w:eastAsia="Consolas" w:hAnsi="Consolas"/>
          <w:color w:val="b5cea8"/>
          <w:sz w:val="43"/>
          <w:szCs w:val="43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43"/>
          <w:szCs w:val="43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43"/>
          <w:szCs w:val="43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43"/>
          <w:szCs w:val="43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cccccc"/>
          <w:sz w:val="43"/>
          <w:szCs w:val="43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color w:val="6a9955"/>
          <w:sz w:val="43"/>
          <w:szCs w:val="43"/>
          <w:rtl w:val="0"/>
        </w:rPr>
        <w:t xml:space="preserve">// Output: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f1f1f" w:val="clear"/>
        <w:spacing w:after="0" w:lineRule="auto"/>
        <w:rPr>
          <w:rFonts w:ascii="Consolas" w:cs="Consolas" w:eastAsia="Consolas" w:hAnsi="Consolas"/>
          <w:b w:val="1"/>
          <w:bCs w:val="1"/>
          <w:color w:val="cccccc"/>
          <w:sz w:val="46"/>
          <w:szCs w:val="46"/>
        </w:rPr>
      </w:pPr>
      <w:r w:rsidDel="00000000" w:rsidR="00000000" w:rsidRPr="00000000">
        <w:rPr>
          <w:rtl w:val="0"/>
        </w:rPr>
      </w:r>
    </w:p>
    <w:sdt>
      <w:sdtPr>
        <w:id w:val="-722163405"/>
        <w:tag w:val="goog_rdk_2"/>
      </w:sdtPr>
      <w:sdtContent>
        <w:p w:rsidR="00000000" w:rsidDel="00000000" w:rsidP="00000000" w:rsidRDefault="00000000" w:rsidRPr="00000000" w14:paraId="00000255">
          <w:pPr>
            <w:shd w:fill="1f1f1f" w:val="clear"/>
            <w:spacing w:after="0" w:lineRule="auto"/>
            <w:rPr>
              <w:del w:author="bilawal khan" w:id="0" w:date="2026-05-16T11:58:05Z"/>
              <w:rFonts w:ascii="Consolas" w:cs="Consolas" w:eastAsia="Consolas" w:hAnsi="Consolas"/>
              <w:b w:val="1"/>
              <w:bCs w:val="1"/>
              <w:color w:val="cccccc"/>
              <w:sz w:val="46"/>
              <w:szCs w:val="46"/>
            </w:rPr>
          </w:pPr>
          <w:sdt>
            <w:sdtPr>
              <w:id w:val="1541745642"/>
              <w:tag w:val="goog_rdk_1"/>
            </w:sdtPr>
            <w:sdtContent>
              <w:del w:author="bilawal khan" w:id="0" w:date="2026-05-16T11:58:05Z">
                <w:bookmarkStart w:colFirst="0" w:colLast="0" w:name="_heading=h.9ksmsdt8ir1b" w:id="0"/>
                <w:bookmarkEnd w:id="0"/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394531572"/>
        <w:tag w:val="goog_rdk_8"/>
      </w:sdtPr>
      <w:sdtContent>
        <w:p w:rsidR="00000000" w:rsidDel="00000000" w:rsidP="00000000" w:rsidRDefault="00000000" w:rsidRPr="00000000" w14:paraId="00000256">
          <w:pPr>
            <w:rPr>
              <w:ins w:author="bilawal khan" w:id="0" w:date="2026-05-16T11:58:05Z"/>
              <w:del w:author="bilawal khan" w:id="0" w:date="2026-05-16T11:58:05Z"/>
              <w:sz w:val="1024"/>
              <w:szCs w:val="1024"/>
              <w:rPrChange w:author="bilawal khan" w:id="1" w:date="2026-05-16T11:58:05Z">
                <w:rPr>
                  <w:rFonts w:ascii="Consolas" w:cs="Consolas" w:eastAsia="Consolas" w:hAnsi="Consolas"/>
                  <w:b w:val="1"/>
                  <w:bCs w:val="1"/>
                  <w:color w:val="cccccc"/>
                  <w:sz w:val="46"/>
                  <w:szCs w:val="46"/>
                </w:rPr>
              </w:rPrChange>
            </w:rPr>
          </w:pPr>
          <w:sdt>
            <w:sdtPr>
              <w:id w:val="1407420529"/>
              <w:tag w:val="goog_rdk_5"/>
            </w:sdtPr>
            <w:sdtContent>
              <w:ins w:author="bilawal khan" w:id="0" w:date="2026-05-16T11:58:05Z">
                <w:sdt>
                  <w:sdtPr>
                    <w:id w:val="869700921"/>
                    <w:tag w:val="goog_rdk_6"/>
                  </w:sdtPr>
                  <w:sdtContent>
                    <w:del w:author="bilawal khan" w:id="0" w:date="2026-05-16T11:58:05Z"/>
                  </w:sdtContent>
                </w:sdt>
              </w:ins>
              <w:sdt>
                <w:sdtPr>
                  <w:id w:val="548410544"/>
                  <w:tag w:val="goog_rdk_7"/>
                </w:sdtPr>
                <w:sdtContent>
                  <w:ins w:author="bilawal khan" w:id="0" w:date="2026-05-16T11:58:05Z">
                    <w:del w:author="bilawal khan" w:id="0" w:date="2026-05-16T11:58:05Z">
                      <w:r w:rsidDel="00000000" w:rsidR="00000000" w:rsidRPr="00000000">
                        <w:rPr>
                          <w:rtl w:val="0"/>
                        </w:rPr>
                      </w:r>
                    </w:del>
                  </w:ins>
                </w:sdtContent>
              </w:sdt>
              <w:ins w:author="bilawal khan" w:id="0" w:date="2026-05-16T11:58:05Z">
                <w:del w:author="bilawal khan" w:id="0" w:date="2026-05-16T11:58:05Z"/>
              </w:ins>
            </w:sdtContent>
          </w:sdt>
        </w:p>
      </w:sdtContent>
    </w:sdt>
    <w:sdt>
      <w:sdtPr>
        <w:id w:val="-1585228483"/>
        <w:tag w:val="goog_rdk_11"/>
      </w:sdtPr>
      <w:sdtContent>
        <w:p w:rsidR="00000000" w:rsidDel="00000000" w:rsidP="00000000" w:rsidRDefault="00000000" w:rsidRPr="00000000" w14:paraId="00000257">
          <w:pPr>
            <w:rPr>
              <w:del w:author="bilawal khan" w:id="0" w:date="2026-05-16T11:58:05Z"/>
              <w:sz w:val="1024"/>
              <w:szCs w:val="1024"/>
            </w:rPr>
          </w:pPr>
          <w:sdt>
            <w:sdtPr>
              <w:id w:val="454459512"/>
              <w:tag w:val="goog_rdk_10"/>
            </w:sdtPr>
            <w:sdtContent>
              <w:del w:author="bilawal khan" w:id="0" w:date="2026-05-16T11:58:0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627688764"/>
        <w:tag w:val="goog_rdk_13"/>
      </w:sdtPr>
      <w:sdtContent>
        <w:p w:rsidR="00000000" w:rsidDel="00000000" w:rsidP="00000000" w:rsidRDefault="00000000" w:rsidRPr="00000000" w14:paraId="00000258">
          <w:pPr>
            <w:rPr>
              <w:del w:author="bilawal khan" w:id="0" w:date="2026-05-16T11:58:05Z"/>
              <w:sz w:val="34"/>
              <w:szCs w:val="34"/>
            </w:rPr>
          </w:pPr>
          <w:sdt>
            <w:sdtPr>
              <w:id w:val="-2134692206"/>
              <w:tag w:val="goog_rdk_12"/>
            </w:sdtPr>
            <w:sdtContent>
              <w:del w:author="bilawal khan" w:id="0" w:date="2026-05-16T11:58:0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585218"/>
        <w:tag w:val="goog_rdk_16"/>
      </w:sdtPr>
      <w:sdtContent>
        <w:p w:rsidR="00000000" w:rsidDel="00000000" w:rsidP="00000000" w:rsidRDefault="00000000" w:rsidRPr="00000000" w14:paraId="00000259">
          <w:pPr>
            <w:rPr>
              <w:del w:author="bilawal khan" w:id="2" w:date="2026-05-16T11:58:20Z"/>
              <w:sz w:val="34"/>
              <w:szCs w:val="34"/>
            </w:rPr>
          </w:pPr>
          <w:sdt>
            <w:sdtPr>
              <w:id w:val="-191193742"/>
              <w:tag w:val="goog_rdk_15"/>
            </w:sdtPr>
            <w:sdtContent>
              <w:del w:author="bilawal khan" w:id="2" w:date="2026-05-16T11:58:2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2144806835"/>
        <w:tag w:val="goog_rdk_18"/>
      </w:sdtPr>
      <w:sdtContent>
        <w:p w:rsidR="00000000" w:rsidDel="00000000" w:rsidP="00000000" w:rsidRDefault="00000000" w:rsidRPr="00000000" w14:paraId="0000025A">
          <w:pPr>
            <w:rPr>
              <w:del w:author="bilawal khan" w:id="2" w:date="2026-05-16T11:58:20Z"/>
              <w:sz w:val="34"/>
              <w:szCs w:val="34"/>
            </w:rPr>
          </w:pPr>
          <w:sdt>
            <w:sdtPr>
              <w:id w:val="-1493890386"/>
              <w:tag w:val="goog_rdk_17"/>
            </w:sdtPr>
            <w:sdtContent>
              <w:del w:author="bilawal khan" w:id="2" w:date="2026-05-16T11:58:2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25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(--vscode-repl-font-family)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7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Mu3iWnhABtVUR1fzYdwFXd0piw==">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